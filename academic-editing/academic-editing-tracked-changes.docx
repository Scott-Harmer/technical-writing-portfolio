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Freelance Academic Editing | Track Changes</w:t>
      </w:r>
    </w:p>
    <w:p>
      <w:pPr>
        <w:pStyle w:val="Subtitle"/>
      </w:pPr>
      <w:r>
        <w:t>Anonymized research extract | American English | APA 7 | Portfolio demonstration</w:t>
      </w:r>
    </w:p>
    <w:p>
      <w:r>
        <w:t>The revisions were developed collaboratively for this portfolio sample, not presented as the original client-delivered edits. Word tracks all deletions and insertions. Source verification remains incomplete.</w:t>
      </w:r>
    </w:p>
    <w:p>
      <w:pPr>
        <w:pStyle w:val="Heading2"/>
      </w:pPr>
      <w:r>
        <w:t>Example 1</w:t>
      </w:r>
    </w:p>
    <w:p>
      <w:commentRangeStart w:id="1"/>
      <w:commentRangeStart w:id="0"/>
      <w:ins w:id="1000" w:author="Portfolio Editor" w:date="2026-10-20T00:00:00Z">
        <w:r>
          <w:t xml:space="preserve">As one Russian official observed, </w:t>
        </w:r>
      </w:ins>
      <w:r>
        <w:t xml:space="preserve">"Where some countries are built on democracy, Russia is built on the personal accountability of the one who is the head of the country, and such a trait is pre-defined historically in this part of the </w:t>
      </w:r>
      <w:del w:id="1001" w:author="Portfolio Editor" w:date="2026-10-20T00:00:00Z">
        <w:r>
          <w:delText xml:space="preserve">globe," as elegantly described by one Russian official, reflects </w:delText>
        </w:r>
      </w:del>
      <w:ins w:id="1002" w:author="Portfolio Editor" w:date="2026-10-20T00:00:00Z">
        <w:r>
          <w:t xml:space="preserve">globe" [source and location to verify]. This statement illustrates </w:t>
        </w:r>
      </w:ins>
      <w:r>
        <w:t xml:space="preserve">the </w:t>
      </w:r>
      <w:del w:id="1003" w:author="Portfolio Editor" w:date="2026-10-20T00:00:00Z">
        <w:r>
          <w:delText xml:space="preserve">proliferation </w:delText>
        </w:r>
      </w:del>
      <w:ins w:id="1004" w:author="Portfolio Editor" w:date="2026-10-20T00:00:00Z">
        <w:r>
          <w:t xml:space="preserve">historical influence </w:t>
        </w:r>
      </w:ins>
      <w:r>
        <w:t xml:space="preserve">of </w:t>
      </w:r>
      <w:del w:id="1005" w:author="Portfolio Editor" w:date="2026-10-20T00:00:00Z">
        <w:r>
          <w:delText xml:space="preserve">historically-rooted </w:delText>
        </w:r>
      </w:del>
      <w:r>
        <w:t xml:space="preserve">authoritarian management </w:t>
      </w:r>
      <w:ins w:id="1006" w:author="Portfolio Editor" w:date="2026-10-20T00:00:00Z">
        <w:r>
          <w:t xml:space="preserve">practices </w:t>
        </w:r>
      </w:ins>
      <w:r>
        <w:t xml:space="preserve">in Russian society. </w:t>
      </w:r>
      <w:del w:id="1007" w:author="Portfolio Editor" w:date="2026-10-20T00:00:00Z">
        <w:r>
          <w:delText xml:space="preserve">This authoritarian </w:delText>
        </w:r>
      </w:del>
      <w:ins w:id="1008" w:author="Portfolio Editor" w:date="2026-10-20T00:00:00Z">
        <w:r>
          <w:t xml:space="preserve">In the early 2000s, this </w:t>
        </w:r>
      </w:ins>
      <w:r>
        <w:t xml:space="preserve">management </w:t>
      </w:r>
      <w:del w:id="1009" w:author="Portfolio Editor" w:date="2026-10-20T00:00:00Z">
        <w:r>
          <w:delText xml:space="preserve">style, in conjunction </w:delText>
        </w:r>
      </w:del>
      <w:ins w:id="1010" w:author="Portfolio Editor" w:date="2026-10-20T00:00:00Z">
        <w:r>
          <w:t xml:space="preserve">tradition, together </w:t>
        </w:r>
      </w:ins>
      <w:r>
        <w:t xml:space="preserve">with a relationship-based </w:t>
      </w:r>
      <w:ins w:id="1011" w:author="Portfolio Editor" w:date="2026-10-20T00:00:00Z">
        <w:r>
          <w:t xml:space="preserve">business </w:t>
        </w:r>
      </w:ins>
      <w:r>
        <w:t xml:space="preserve">culture and weak market </w:t>
      </w:r>
      <w:del w:id="1012" w:author="Portfolio Editor" w:date="2026-10-20T00:00:00Z">
        <w:r>
          <w:delText xml:space="preserve">economy </w:delText>
        </w:r>
      </w:del>
      <w:r>
        <w:t xml:space="preserve">institutions, </w:t>
      </w:r>
      <w:del w:id="1013" w:author="Portfolio Editor" w:date="2026-10-20T00:00:00Z">
        <w:r>
          <w:delText xml:space="preserve">has posed </w:delText>
        </w:r>
      </w:del>
      <w:ins w:id="1014" w:author="Portfolio Editor" w:date="2026-10-20T00:00:00Z">
        <w:r>
          <w:t xml:space="preserve">created </w:t>
        </w:r>
      </w:ins>
      <w:r>
        <w:t xml:space="preserve">challenges </w:t>
      </w:r>
      <w:del w:id="1015" w:author="Portfolio Editor" w:date="2026-10-20T00:00:00Z">
        <w:r>
          <w:delText xml:space="preserve">to </w:delText>
        </w:r>
      </w:del>
      <w:ins w:id="1016" w:author="Portfolio Editor" w:date="2026-10-20T00:00:00Z">
        <w:r>
          <w:t xml:space="preserve">for </w:t>
        </w:r>
      </w:ins>
      <w:r>
        <w:t xml:space="preserve">the </w:t>
      </w:r>
      <w:ins w:id="1017" w:author="Portfolio Editor" w:date="2026-10-20T00:00:00Z">
        <w:r>
          <w:t xml:space="preserve">Russian </w:t>
        </w:r>
      </w:ins>
      <w:r>
        <w:t xml:space="preserve">state's </w:t>
      </w:r>
      <w:del w:id="1018" w:author="Portfolio Editor" w:date="2026-10-20T00:00:00Z">
        <w:r>
          <w:delText xml:space="preserve">plans </w:delText>
        </w:r>
      </w:del>
      <w:ins w:id="1019" w:author="Portfolio Editor" w:date="2026-10-20T00:00:00Z">
        <w:r>
          <w:t xml:space="preserve">efforts </w:t>
        </w:r>
      </w:ins>
      <w:r>
        <w:t xml:space="preserve">to implement international corporate governance (CG) practices </w:t>
      </w:r>
      <w:del w:id="1020" w:author="Portfolio Editor" w:date="2026-10-20T00:00:00Z">
        <w:r>
          <w:delText xml:space="preserve">in the early 2000s </w:delText>
        </w:r>
      </w:del>
      <w:r>
        <w:t xml:space="preserve">(Puffer &amp; McCarthy, </w:t>
      </w:r>
      <w:del w:id="1021" w:author="Portfolio Editor" w:date="2026-10-20T00:00:00Z">
        <w:r>
          <w:delText xml:space="preserve">2011, p. 25).</w:delText>
        </w:r>
      </w:del>
      <w:ins w:id="1022" w:author="Portfolio Editor" w:date="2026-10-20T00:00:00Z">
        <w:r>
          <w:t xml:space="preserve">2011).</w:t>
        </w:r>
      </w:ins>
      <w:commentRangeEnd w:id="0"/>
      <w:r>
        <w:commentReference w:id="0"/>
      </w:r>
      <w:commentRangeEnd w:id="1"/>
      <w:r>
        <w:commentReference w:id="1"/>
      </w:r>
    </w:p>
    <w:p>
      <w:r>
        <w:t>Editorial focus: quotation attribution, sentence structure, source query.</w:t>
      </w:r>
    </w:p>
    <w:p>
      <w:pPr>
        <w:pStyle w:val="Heading2"/>
      </w:pPr>
      <w:r>
        <w:t>Example 2</w:t>
      </w:r>
    </w:p>
    <w:p>
      <w:del w:id="2000" w:author="Portfolio Editor" w:date="2026-10-20T00:00:00Z">
        <w:r>
          <w:delText xml:space="preserve">When </w:delText>
        </w:r>
      </w:del>
      <w:ins w:id="2001" w:author="Portfolio Editor" w:date="2026-10-20T00:00:00Z">
        <w:r>
          <w:t xml:space="preserve">International </w:t>
        </w:r>
      </w:ins>
      <w:r>
        <w:t xml:space="preserve">corporate governance principles </w:t>
      </w:r>
      <w:del w:id="2002" w:author="Portfolio Editor" w:date="2026-10-20T00:00:00Z">
        <w:r>
          <w:delText xml:space="preserve">are distributed globally, they </w:delText>
        </w:r>
      </w:del>
      <w:r>
        <w:t xml:space="preserve">typically </w:t>
      </w:r>
      <w:del w:id="2003" w:author="Portfolio Editor" w:date="2026-10-20T00:00:00Z">
        <w:r>
          <w:delText xml:space="preserve">centre </w:delText>
        </w:r>
      </w:del>
      <w:ins w:id="2004" w:author="Portfolio Editor" w:date="2026-10-20T00:00:00Z">
        <w:r>
          <w:t xml:space="preserve">draw </w:t>
        </w:r>
      </w:ins>
      <w:r>
        <w:t xml:space="preserve">on agency theory and </w:t>
      </w:r>
      <w:del w:id="2005" w:author="Portfolio Editor" w:date="2026-10-20T00:00:00Z">
        <w:r>
          <w:delText xml:space="preserve">prioritise </w:delText>
        </w:r>
      </w:del>
      <w:ins w:id="2006" w:author="Portfolio Editor" w:date="2026-10-20T00:00:00Z">
        <w:r>
          <w:t xml:space="preserve">emphasize </w:t>
        </w:r>
      </w:ins>
      <w:r>
        <w:t xml:space="preserve">the monitoring task of boards. However, </w:t>
      </w:r>
      <w:del w:id="2007" w:author="Portfolio Editor" w:date="2026-10-20T00:00:00Z">
        <w:r>
          <w:delText xml:space="preserve">many </w:delText>
        </w:r>
      </w:del>
      <w:r>
        <w:t xml:space="preserve">scholars </w:t>
      </w:r>
      <w:del w:id="2008" w:author="Portfolio Editor" w:date="2026-10-20T00:00:00Z">
        <w:r>
          <w:delText xml:space="preserve">have suggested </w:delText>
        </w:r>
      </w:del>
      <w:ins w:id="2009" w:author="Portfolio Editor" w:date="2026-10-20T00:00:00Z">
        <w:r>
          <w:t xml:space="preserve">suggest </w:t>
        </w:r>
      </w:ins>
      <w:r>
        <w:t xml:space="preserve">that </w:t>
      </w:r>
      <w:del w:id="2010" w:author="Portfolio Editor" w:date="2026-10-20T00:00:00Z">
        <w:r>
          <w:delText xml:space="preserve">best </w:delText>
        </w:r>
      </w:del>
      <w:r>
        <w:t xml:space="preserve">governance practices </w:t>
      </w:r>
      <w:del w:id="2011" w:author="Portfolio Editor" w:date="2026-10-20T00:00:00Z">
        <w:r>
          <w:delText xml:space="preserve">deviate from these standards in </w:delText>
        </w:r>
      </w:del>
      <w:ins w:id="2012" w:author="Portfolio Editor" w:date="2026-10-20T00:00:00Z">
        <w:r>
          <w:t xml:space="preserve">appropriate for </w:t>
        </w:r>
      </w:ins>
      <w:r>
        <w:t xml:space="preserve">firms with </w:t>
      </w:r>
      <w:del w:id="2013" w:author="Portfolio Editor" w:date="2026-10-20T00:00:00Z">
        <w:r>
          <w:delText xml:space="preserve">non-dispersed </w:delText>
        </w:r>
      </w:del>
      <w:ins w:id="2014" w:author="Portfolio Editor" w:date="2026-10-20T00:00:00Z">
        <w:r>
          <w:t xml:space="preserve">dispersed </w:t>
        </w:r>
      </w:ins>
      <w:r>
        <w:t xml:space="preserve">ownership </w:t>
      </w:r>
      <w:del w:id="2015" w:author="Portfolio Editor" w:date="2026-10-20T00:00:00Z">
        <w:r>
          <w:delText xml:space="preserve">and </w:delText>
        </w:r>
      </w:del>
      <w:ins w:id="2016" w:author="Portfolio Editor" w:date="2026-10-20T00:00:00Z">
        <w:r>
          <w:t xml:space="preserve">may be less suitable for firms with concentrated ownership or those operating </w:t>
        </w:r>
      </w:ins>
      <w:r>
        <w:t xml:space="preserve">in </w:t>
      </w:r>
      <w:del w:id="2017" w:author="Portfolio Editor" w:date="2026-10-20T00:00:00Z">
        <w:r>
          <w:delText xml:space="preserve">other </w:delText>
        </w:r>
      </w:del>
      <w:ins w:id="2018" w:author="Portfolio Editor" w:date="2026-10-20T00:00:00Z">
        <w:r>
          <w:t xml:space="preserve">different </w:t>
        </w:r>
      </w:ins>
      <w:r>
        <w:t xml:space="preserve">institutional </w:t>
      </w:r>
      <w:del w:id="2019" w:author="Portfolio Editor" w:date="2026-10-20T00:00:00Z">
        <w:r>
          <w:delText xml:space="preserve">contexts than in </w:delText>
        </w:r>
      </w:del>
      <w:ins w:id="2020" w:author="Portfolio Editor" w:date="2026-10-20T00:00:00Z">
        <w:r>
          <w:t xml:space="preserve">contexts, particularly outside </w:t>
        </w:r>
      </w:ins>
      <w:r>
        <w:t xml:space="preserve">the </w:t>
      </w:r>
      <w:del w:id="2021" w:author="Portfolio Editor" w:date="2026-10-20T00:00:00Z">
        <w:r>
          <w:delText xml:space="preserve">USA </w:delText>
        </w:r>
      </w:del>
      <w:ins w:id="2022" w:author="Portfolio Editor" w:date="2026-10-20T00:00:00Z">
        <w:r>
          <w:t xml:space="preserve">United States </w:t>
        </w:r>
      </w:ins>
      <w:r>
        <w:t xml:space="preserve">(Aguilera &amp; Jackson, 2010; </w:t>
      </w:r>
      <w:ins w:id="2023" w:author="Portfolio Editor" w:date="2026-10-20T00:00:00Z">
        <w:r>
          <w:t xml:space="preserve">Desender et al., 2013; </w:t>
        </w:r>
      </w:ins>
      <w:r>
        <w:t xml:space="preserve">Zattoni et al., </w:t>
      </w:r>
      <w:del w:id="2024" w:author="Portfolio Editor" w:date="2026-10-20T00:00:00Z">
        <w:r>
          <w:delText xml:space="preserve">2017; Desender et al., 2013). In particular, </w:delText>
        </w:r>
      </w:del>
      <w:ins w:id="2025" w:author="Portfolio Editor" w:date="2026-10-20T00:00:00Z">
        <w:r>
          <w:t xml:space="preserve">2017). Depending on </w:t>
        </w:r>
      </w:ins>
      <w:r>
        <w:t xml:space="preserve">the </w:t>
      </w:r>
      <w:del w:id="2026" w:author="Portfolio Editor" w:date="2026-10-20T00:00:00Z">
        <w:r>
          <w:delText xml:space="preserve">priority of </w:delText>
        </w:r>
      </w:del>
      <w:ins w:id="2027" w:author="Portfolio Editor" w:date="2026-10-20T00:00:00Z">
        <w:r>
          <w:t xml:space="preserve">organizational and institutional context, boards may place less emphasis on </w:t>
        </w:r>
      </w:ins>
      <w:r>
        <w:t xml:space="preserve">the monitoring task </w:t>
      </w:r>
      <w:del w:id="2028" w:author="Portfolio Editor" w:date="2026-10-20T00:00:00Z">
        <w:r>
          <w:delText xml:space="preserve">may decrease in favour of </w:delText>
        </w:r>
      </w:del>
      <w:ins w:id="2029" w:author="Portfolio Editor" w:date="2026-10-20T00:00:00Z">
        <w:r>
          <w:t xml:space="preserve">and more on </w:t>
        </w:r>
      </w:ins>
      <w:r>
        <w:t xml:space="preserve">the service </w:t>
      </w:r>
      <w:del w:id="2030" w:author="Portfolio Editor" w:date="2026-10-20T00:00:00Z">
        <w:r>
          <w:delText xml:space="preserve">task, depending on various contextual variables </w:delText>
        </w:r>
      </w:del>
      <w:ins w:id="2031" w:author="Portfolio Editor" w:date="2026-10-20T00:00:00Z">
        <w:r>
          <w:t xml:space="preserve">task </w:t>
        </w:r>
      </w:ins>
      <w:r>
        <w:t>(Huse, 2005).</w:t>
      </w:r>
    </w:p>
    <w:p>
      <w:r>
        <w:t>Editorial focus: academic terminology, American English, APA citation order.</w:t>
      </w:r>
    </w:p>
    <w:p>
      <w:pPr>
        <w:pStyle w:val="Heading2"/>
      </w:pPr>
      <w:r>
        <w:t>Example 3</w:t>
      </w:r>
    </w:p>
    <w:p>
      <w:del w:id="3000" w:author="Portfolio Editor" w:date="2026-10-20T00:00:00Z">
        <w:r>
          <w:delText xml:space="preserve">There is a limited volume of research about </w:delText>
        </w:r>
      </w:del>
      <w:ins w:id="3001" w:author="Portfolio Editor" w:date="2026-10-20T00:00:00Z">
        <w:r>
          <w:t xml:space="preserve">Research on </w:t>
        </w:r>
      </w:ins>
      <w:r>
        <w:t xml:space="preserve">boards in Russia </w:t>
      </w:r>
      <w:del w:id="3002" w:author="Portfolio Editor" w:date="2026-10-20T00:00:00Z">
        <w:r>
          <w:delText xml:space="preserve">(McCarthy </w:delText>
        </w:r>
      </w:del>
      <w:ins w:id="3003" w:author="Portfolio Editor" w:date="2026-10-20T00:00:00Z">
        <w:r>
          <w:t xml:space="preserve">remains limited (Judge &amp; Naoumova, 2004; McCarthy </w:t>
        </w:r>
      </w:ins>
      <w:r>
        <w:t xml:space="preserve">&amp; Puffer, 2000, 2002, 2003, 2008; Puffer &amp; McCarthy, 2007, </w:t>
      </w:r>
      <w:del w:id="3004" w:author="Portfolio Editor" w:date="2026-10-20T00:00:00Z">
        <w:r>
          <w:delText xml:space="preserve">2011; Judge &amp; Naoumova, 2004), with most studying </w:delText>
        </w:r>
      </w:del>
      <w:ins w:id="3005" w:author="Portfolio Editor" w:date="2026-10-20T00:00:00Z">
        <w:r>
          <w:t xml:space="preserve">2011). Most studies have focused on </w:t>
        </w:r>
      </w:ins>
      <w:r>
        <w:t xml:space="preserve">large </w:t>
      </w:r>
      <w:del w:id="3006" w:author="Portfolio Editor" w:date="2026-10-20T00:00:00Z">
        <w:r>
          <w:delText xml:space="preserve">public </w:delText>
        </w:r>
      </w:del>
      <w:ins w:id="3007" w:author="Portfolio Editor" w:date="2026-10-20T00:00:00Z">
        <w:r>
          <w:t xml:space="preserve">publicly traded </w:t>
        </w:r>
      </w:ins>
      <w:r>
        <w:t xml:space="preserve">companies </w:t>
      </w:r>
      <w:del w:id="3008" w:author="Portfolio Editor" w:date="2026-10-20T00:00:00Z">
        <w:r>
          <w:delText xml:space="preserve">based on the </w:delText>
        </w:r>
      </w:del>
      <w:ins w:id="3009" w:author="Portfolio Editor" w:date="2026-10-20T00:00:00Z">
        <w:r>
          <w:t xml:space="preserve">and have adopted an </w:t>
        </w:r>
      </w:ins>
      <w:r>
        <w:t xml:space="preserve">input-output approach </w:t>
      </w:r>
      <w:del w:id="3010" w:author="Portfolio Editor" w:date="2026-10-20T00:00:00Z">
        <w:r>
          <w:delText xml:space="preserve">(Melkumov, </w:delText>
        </w:r>
      </w:del>
      <w:ins w:id="3011" w:author="Portfolio Editor" w:date="2026-10-20T00:00:00Z">
        <w:r>
          <w:t xml:space="preserve">(Berezinets et al., 2015; Kim et al., 2019; Libman et al., 2020; Melkumov, </w:t>
        </w:r>
      </w:ins>
      <w:r>
        <w:t xml:space="preserve">2009; Shekshnia &amp; Zagieva, </w:t>
      </w:r>
      <w:del w:id="3012" w:author="Portfolio Editor" w:date="2026-10-20T00:00:00Z">
        <w:r>
          <w:delText xml:space="preserve">2019; Berezinets, Ilina &amp; Cherkasskaya, 2015; Kim, Kuang &amp; Qin, 2019; Libman, Dolgopyatove &amp; Yakovlev, 2020). While the large </w:delText>
        </w:r>
      </w:del>
      <w:ins w:id="3013" w:author="Portfolio Editor" w:date="2026-10-20T00:00:00Z">
        <w:r>
          <w:t xml:space="preserve">2019). Large </w:t>
        </w:r>
      </w:ins>
      <w:r>
        <w:t xml:space="preserve">public </w:t>
      </w:r>
      <w:del w:id="3014" w:author="Portfolio Editor" w:date="2026-10-20T00:00:00Z">
        <w:r>
          <w:delText xml:space="preserve">firms </w:delText>
        </w:r>
      </w:del>
      <w:ins w:id="3015" w:author="Portfolio Editor" w:date="2026-10-20T00:00:00Z">
        <w:r>
          <w:t xml:space="preserve">companies </w:t>
        </w:r>
      </w:ins>
      <w:r>
        <w:t xml:space="preserve">in Russia were </w:t>
      </w:r>
      <w:del w:id="3016" w:author="Portfolio Editor" w:date="2026-10-20T00:00:00Z">
        <w:r>
          <w:delText xml:space="preserve">the first that </w:delText>
        </w:r>
      </w:del>
      <w:r>
        <w:t xml:space="preserve">legally </w:t>
      </w:r>
      <w:del w:id="3017" w:author="Portfolio Editor" w:date="2026-10-20T00:00:00Z">
        <w:r>
          <w:delText xml:space="preserve">adapted </w:delText>
        </w:r>
      </w:del>
      <w:ins w:id="3018" w:author="Portfolio Editor" w:date="2026-10-20T00:00:00Z">
        <w:r>
          <w:t xml:space="preserve">required to adopt </w:t>
        </w:r>
      </w:ins>
      <w:r>
        <w:t xml:space="preserve">international </w:t>
      </w:r>
      <w:del w:id="3019" w:author="Portfolio Editor" w:date="2026-10-20T00:00:00Z">
        <w:r>
          <w:delText xml:space="preserve">CG standards, mid-sized </w:delText>
        </w:r>
      </w:del>
      <w:ins w:id="3020" w:author="Portfolio Editor" w:date="2026-10-20T00:00:00Z">
        <w:r>
          <w:t xml:space="preserve">corporate governance (CG) standards. Mid-sized </w:t>
        </w:r>
      </w:ins>
      <w:r>
        <w:t xml:space="preserve">private </w:t>
      </w:r>
      <w:del w:id="3021" w:author="Portfolio Editor" w:date="2026-10-20T00:00:00Z">
        <w:r>
          <w:delText xml:space="preserve">firms </w:delText>
        </w:r>
      </w:del>
      <w:ins w:id="3022" w:author="Portfolio Editor" w:date="2026-10-20T00:00:00Z">
        <w:r>
          <w:t xml:space="preserve">companies have </w:t>
        </w:r>
      </w:ins>
      <w:r>
        <w:t xml:space="preserve">also </w:t>
      </w:r>
      <w:del w:id="3023" w:author="Portfolio Editor" w:date="2026-10-20T00:00:00Z">
        <w:r>
          <w:delText xml:space="preserve">have incorporated many </w:delText>
        </w:r>
      </w:del>
      <w:ins w:id="3024" w:author="Portfolio Editor" w:date="2026-10-20T00:00:00Z">
        <w:r>
          <w:t xml:space="preserve">adopted </w:t>
        </w:r>
      </w:ins>
      <w:r>
        <w:t xml:space="preserve">CG practices </w:t>
      </w:r>
      <w:del w:id="3025" w:author="Portfolio Editor" w:date="2026-10-20T00:00:00Z">
        <w:r>
          <w:delText xml:space="preserve">that they found beneficial </w:delText>
        </w:r>
      </w:del>
      <w:ins w:id="3026" w:author="Portfolio Editor" w:date="2026-10-20T00:00:00Z">
        <w:r>
          <w:t xml:space="preserve">suited </w:t>
        </w:r>
      </w:ins>
      <w:r>
        <w:t xml:space="preserve">to their </w:t>
      </w:r>
      <w:del w:id="3027" w:author="Portfolio Editor" w:date="2026-10-20T00:00:00Z">
        <w:r>
          <w:delText xml:space="preserve">particular organisational </w:delText>
        </w:r>
      </w:del>
      <w:ins w:id="3028" w:author="Portfolio Editor" w:date="2026-10-20T00:00:00Z">
        <w:r>
          <w:t xml:space="preserve">organizational </w:t>
        </w:r>
      </w:ins>
      <w:r>
        <w:t xml:space="preserve">and </w:t>
      </w:r>
      <w:del w:id="3029" w:author="Portfolio Editor" w:date="2026-10-20T00:00:00Z">
        <w:r>
          <w:delText xml:space="preserve">environmental context. </w:delText>
        </w:r>
      </w:del>
      <w:ins w:id="3030" w:author="Portfolio Editor" w:date="2026-10-20T00:00:00Z">
        <w:r>
          <w:t xml:space="preserve">institutional contexts. </w:t>
        </w:r>
      </w:ins>
      <w:r>
        <w:t xml:space="preserve">However, we have </w:t>
      </w:r>
      <w:del w:id="3031" w:author="Portfolio Editor" w:date="2026-10-20T00:00:00Z">
        <w:r>
          <w:delText xml:space="preserve">found </w:delText>
        </w:r>
      </w:del>
      <w:ins w:id="3032" w:author="Portfolio Editor" w:date="2026-10-20T00:00:00Z">
        <w:r>
          <w:t xml:space="preserve">identified </w:t>
        </w:r>
      </w:ins>
      <w:r>
        <w:t xml:space="preserve">no </w:t>
      </w:r>
      <w:del w:id="3033" w:author="Portfolio Editor" w:date="2026-10-20T00:00:00Z">
        <w:r>
          <w:delText xml:space="preserve">research that studied </w:delText>
        </w:r>
      </w:del>
      <w:ins w:id="3034" w:author="Portfolio Editor" w:date="2026-10-20T00:00:00Z">
        <w:r>
          <w:t xml:space="preserve">studies examining </w:t>
        </w:r>
      </w:ins>
      <w:r>
        <w:t xml:space="preserve">boards in </w:t>
      </w:r>
      <w:ins w:id="3035" w:author="Portfolio Editor" w:date="2026-10-20T00:00:00Z">
        <w:r>
          <w:t xml:space="preserve">Russian mid-sized </w:t>
        </w:r>
      </w:ins>
      <w:r>
        <w:t xml:space="preserve">private </w:t>
      </w:r>
      <w:ins w:id="3036" w:author="Portfolio Editor" w:date="2026-10-20T00:00:00Z">
        <w:r>
          <w:t xml:space="preserve">companies, despite the more extensive research on comparable </w:t>
        </w:r>
      </w:ins>
      <w:r>
        <w:t xml:space="preserve">firms </w:t>
      </w:r>
      <w:del w:id="3037" w:author="Portfolio Editor" w:date="2026-10-20T00:00:00Z">
        <w:r>
          <w:delText xml:space="preserve">in this particular context, compared with multiple studies </w:delText>
        </w:r>
      </w:del>
      <w:r>
        <w:t>in advanced economies.</w:t>
      </w:r>
    </w:p>
    <w:p>
      <w:r>
        <w:t>Editorial focus: research gap, author-confirmed legal requirement, citation audit.</w:t>
      </w:r>
    </w:p>
    <w:p>
      <w:pPr>
        <w:pStyle w:val="Heading2"/>
      </w:pPr>
      <w:r>
        <w:t>Open editorial queries</w:t>
      </w:r>
    </w:p>
    <w:p>
      <w:pPr>
        <w:pStyle w:val="ListBullet"/>
      </w:pPr>
      <w:r>
        <w:t>AQ1: Verify the source, speaker, exact wording, and location of the opening quotation; confirm whether Puffer and McCarthy (2011) supports the governance claim.</w:t>
      </w:r>
    </w:p>
    <w:p>
      <w:pPr>
        <w:pStyle w:val="ListBullet"/>
      </w:pPr>
      <w:r>
        <w:t>AQ2: Verify full reference-list entries and claim support for all cited publications. Potential year, spelling, and coauthor discrepancies require primary-source confirmation.</w:t>
      </w:r>
    </w:p>
    <w:p>
      <w:pPr>
        <w:pStyle w:val="ListBullet"/>
      </w:pPr>
      <w:r>
        <w:t>AQ3: Confirm whether the use of “publicly traded” accurately describes all large public companies in the original study.</w:t>
      </w:r>
    </w:p>
    <w:sectPr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Portfolio Editor" w:date="2026-10-20T15:52:07Z">
    <w:p>
      <w:r>
        <w:t>Where did this quote come from? I need the original source, who said it, and the page number.</w:t>
      </w:r>
    </w:p>
  </w:comment>
  <w:comment w:id="1" w:author="Portfolio Editor" w:date="2026-10-20T15:52:07Z">
    <w:p>
      <w:r>
        <w:t>Can you check that Puffer and McCarthy support this claim? We still need a separate source for the quote.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Anonymized academic editing demonstration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